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erif" w:hAnsi="Liberation Serif"/>
          <w:sz w:val="24"/>
        </w:rPr>
      </w:pPr>
      <w:r>
        <w:rPr>
          <w:sz w:val="24"/>
        </w:rPr>
        <w:t xml:space="preserve">A paragraph with </w:t>
      </w:r>
      <w:ins w:id="0" w:author="Ada Lovelace">
        <w:r>
          <w:rPr>
            <w:sz w:val="24"/>
          </w:rPr>
          <w:t xml:space="preserve">an inserted phrase </w:t>
        </w:r>
      </w:ins>
      <w:r>
        <w:rPr>
          <w:sz w:val="24"/>
        </w:rPr>
        <w:t xml:space="preserve">and </w:t>
      </w:r>
      <w:del w:id="1" w:author="Ada Lovelace">
        <w:r>
          <w:rPr>
            <w:sz w:val="24"/>
          </w:rPr>
          <w:delText xml:space="preserve">a deleted phrase </w:delText>
        </w:r>
      </w:del>
      <w:r>
        <w:rPr>
          <w:sz w:val="24"/>
        </w:rPr>
        <w:t>in the middle.</w:t>
      </w:r>
    </w:p>
    <w:p>
      <w:pPr>
        <w:pStyle w:val="Normal"/>
        <w:bidi w:val="0"/>
        <w:jc w:val="start"/>
        <w:rPr>
          <w:rFonts w:ascii="Liberation Serif" w:hAnsi="Liberation Serif"/>
          <w:sz w:val="24"/>
        </w:rPr>
      </w:pPr>
      <w:r>
        <w:rPr>
          <w:sz w:val="24"/>
        </w:rPr>
        <w:t>A second paragraph that nothing touched.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Tracked changes</dc:subject>
  <dc:title>Paperless revisions document</dc:title>
</cp:coreProperties>
</file>